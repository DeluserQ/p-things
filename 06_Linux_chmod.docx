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Systemy operacyjne - 2TI</w: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Zadania do samodzielnego wykonania - system operacyjny Linux.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Zadania wykonujemy w konsoli (trybie wiersza poleceń). Pracę dokumentujemy w postaci zrzutów ekranowych oraz zapisania wydanych poleceń. Wszystkie zrzuty i polecenia należy zapisać w jednym pliku tekstowym (.doc/.docx/.rft/.odt). Nazwa pliku ma zawierać imię podkreślenie numer w dzienniku, np: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Jan_1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Wykorzystywane komendy, polecenia z poprzednich zadań oraz dodatkowo: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chmod, chown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Niektóre z zadań należy wykonać z pozycji administratora.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Zad 1.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(4p.)</w:t>
      </w:r>
      <w:r w:rsidDel="00000000" w:rsidR="00000000" w:rsidRPr="00000000">
        <w:rPr>
          <w:rtl w:val="0"/>
        </w:rPr>
      </w:r>
    </w:p>
    <w:sdt>
      <w:sdtPr>
        <w:id w:val="1334312793"/>
        <w:tag w:val="goog_rdk_1"/>
      </w:sdtPr>
      <w:sdtContent>
        <w:p w:rsidR="00000000" w:rsidDel="00000000" w:rsidP="00000000" w:rsidRDefault="00000000" w:rsidRPr="00000000" w14:paraId="00000009">
          <w:pPr>
            <w:spacing w:after="0" w:line="240" w:lineRule="auto"/>
            <w:jc w:val="both"/>
            <w:rPr>
              <w:ins w:author="terrQ games" w:id="0" w:date="2026-04-21T11:04:56Z"/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W katalogu domowym utwórz następującą strukturę katalogów:</w:t>
          </w:r>
          <w:sdt>
            <w:sdtPr>
              <w:id w:val="998276183"/>
              <w:tag w:val="goog_rdk_0"/>
            </w:sdtPr>
            <w:sdtContent>
              <w:ins w:author="terrQ games" w:id="0" w:date="2026-04-21T11:04:56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885857" cy="1080000"/>
            <wp:effectExtent b="0" l="0" r="0" t="0"/>
            <wp:docPr descr="VirtualBox_Debian9_03_04_2018_17_12_35.png" id="1" name="image1.png"/>
            <a:graphic>
              <a:graphicData uri="http://schemas.openxmlformats.org/drawingml/2006/picture">
                <pic:pic>
                  <pic:nvPicPr>
                    <pic:cNvPr descr="VirtualBox_Debian9_03_04_2018_17_12_35.png" id="0" name="image1.png"/>
                    <pic:cNvPicPr preferRelativeResize="0"/>
                  </pic:nvPicPr>
                  <pic:blipFill>
                    <a:blip r:embed="rId7"/>
                    <a:srcRect b="14319" l="0" r="86695" t="75459"/>
                    <a:stretch>
                      <a:fillRect/>
                    </a:stretch>
                  </pic:blipFill>
                  <pic:spPr>
                    <a:xfrm>
                      <a:off x="0" y="0"/>
                      <a:ext cx="1885857" cy="1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Zad 2.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(2p.)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Utwórz w katalogu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dwa pliki tekstowe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plik1.txt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oraz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plik2.txt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Pliki te powinny zawierać przykładowy tekst.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(przejście do katalogu)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echo "pierwszy plik z tekstem" &gt; plik1.txt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echo "drugi plik z tekstem" &gt; plik2.txt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Zad 3.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(6p.)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Jakie uprawienie domyślne mają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pliki1.txt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oraz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plik2.txt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Ustaw (dowolną metodą) dla pliku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plik1.txt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uprawnienia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rw-r--rw-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Ustaw (dowolną metodą) dla pliku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plik2.txt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następujące uprawnienia: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właściciel: odczyt, zapis, wykonanie;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grupa: tylko zapis;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pozostali: odczyt, zapis.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Wyświetl uprawnienia plików po zmianach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chmod 646 plik1.txt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chmod 726 plik1.txt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Zad 4.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(1p.)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Wydaj polecenie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chmod 574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plik1.txt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 Jakie zostaną nadane mu prawa?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-r-xrwxr--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Zad 5.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(2p.)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Utwórz plik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dane.txt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 katalogu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klasa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umieść w nim swoje imię, nazwisko i klasę.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echo "Jan Kowalski 2TI" &gt; dane.txt</w:t>
      </w:r>
    </w:p>
    <w:p w:rsidR="00000000" w:rsidDel="00000000" w:rsidP="00000000" w:rsidRDefault="00000000" w:rsidRPr="00000000" w14:paraId="00000025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Zad 6.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(2p.)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Utwórz plik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 katalogu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klasa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umieść w nim swój adres poczt elektronicznej.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echo "JanKowalski@wp.pl" &gt; email.txt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Zad 7.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(4p.)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Ustaw dla katalogu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dokumenty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wszystkich podkatalogów następujące uprawnienia 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właściciel: odczyt, zapis, wykonanie;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grupa: brak uprawnień;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pozostali: odczyt, zapis.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chmod  -R 706 pub</w:t>
      </w:r>
    </w:p>
    <w:p w:rsidR="00000000" w:rsidDel="00000000" w:rsidP="00000000" w:rsidRDefault="00000000" w:rsidRPr="00000000" w14:paraId="00000030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Zad 8.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(1p.)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Sprawdź, czy możesz nie nadawać plikowi żadnych praw?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chmod 000 ...</w:t>
      </w:r>
    </w:p>
    <w:p w:rsidR="00000000" w:rsidDel="00000000" w:rsidP="00000000" w:rsidRDefault="00000000" w:rsidRPr="00000000" w14:paraId="00000034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Zad 9.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(2p.)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Pracując jako zwykły użytkownik utwórz plik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moj.txt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w katalogu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pub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. Następnie zaloguj się na konto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i przejmij ten plik na własność.</w:t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ab/>
        <w:t xml:space="preserve">(przelogować na konto użytkownika root)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chown root moj.txt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Bjb7KCS1TxwUT24nBKGQwJefAA==">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