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Zadanie praktyczne – Pamięć komputera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Cel ćwiczenia:</w:t>
        <w:br w:type="textWrapping"/>
        <w:t xml:space="preserve">Uczeń rozpoznaje rodzaje pamięci w komputerze, sprawdza parametry pamięci RAM i dysku, obserwuje zużycie pamięci podczas pracy komputera oraz rozumie różnicę między RAM a pamięcią masową.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Część 1 – Sprawdzenie pamięci RAM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Naciśnij Ctrl + Shift + Esc (Menedżer zadań).</w:t>
        <w:br w:type="textWrapping"/>
        <w:t xml:space="preserve">2. Przejdź do zakładki Wydajność → Pamięć.</w:t>
        <w:br w:type="textWrapping"/>
        <w:t xml:space="preserve">3. Odczytaj i zapisz:</w:t>
        <w:br w:type="textWrapping"/>
        <w:t xml:space="preserve">   - całkowitą ilość RAM,</w:t>
        <w:br w:type="textWrapping"/>
        <w:t xml:space="preserve">   - aktualne użycie RAM,</w:t>
        <w:br w:type="textWrapping"/>
        <w:t xml:space="preserve">   - typ pamięci (DDR3/DDR4/DDR5),</w:t>
        <w:br w:type="textWrapping"/>
        <w:t xml:space="preserve">   - liczbę zajętych slotów.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Część 2 – Obciążenie pamięci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Otwórz jednocześnie:</w:t>
        <w:br w:type="textWrapping"/>
        <w:t xml:space="preserve">   - przeglądarkę internetową (minimum 5 kart),</w:t>
        <w:br w:type="textWrapping"/>
        <w:t xml:space="preserve">   - program Word,</w:t>
        <w:br w:type="textWrapping"/>
        <w:t xml:space="preserve">   - kalkulator,</w:t>
        <w:br w:type="textWrapping"/>
        <w:t xml:space="preserve">   - film na YouTube.</w:t>
        <w:br w:type="textWrapping"/>
        <w:t xml:space="preserve">2. Obserwuj zużycie pamięci RAM w Menedżerze zadań.</w:t>
        <w:br w:type="textWrapping"/>
        <w:t xml:space="preserve">3. Zapisz, jak zmieniło się użycie pamięci.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Część 3 – Sprawdzenie pamięci masowej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Otwórz „Ten komputer”.</w:t>
        <w:br w:type="textWrapping"/>
        <w:t xml:space="preserve">2. Sprawdź:</w:t>
        <w:br w:type="textWrapping"/>
        <w:t xml:space="preserve">   - pojemność dysku,</w:t>
        <w:br w:type="textWrapping"/>
        <w:t xml:space="preserve">   - ilość wolnego miejsca,</w:t>
        <w:br w:type="textWrapping"/>
        <w:t xml:space="preserve">   - czy jest to dysk HDD czy SSD (Wydajność → Dysk).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Część 4 – Wnioski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Odpowiedz pisemnie na pytania:</w:t>
        <w:br w:type="textWrapping"/>
        <w:t xml:space="preserve">1. Czym różni się pamięć RAM od dysku?</w:t>
        <w:br w:type="textWrapping"/>
        <w:t xml:space="preserve">2. Dlaczego zużycie RAM wzrosło po uruchomieniu programów?</w:t>
        <w:br w:type="textWrapping"/>
        <w:t xml:space="preserve">3. Co się stanie, gdy zabraknie pamięci RAM?</w:t>
        <w:br w:type="textWrapping"/>
        <w:t xml:space="preserve">4. Dlaczego dysk SSD jest szybszy od HDD?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Tabela do uzupełnienia</w:t>
      </w:r>
    </w:p>
    <w:tbl>
      <w:tblPr>
        <w:tblStyle w:val="Table1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16"/>
        <w:gridCol w:w="4314"/>
        <w:tblGridChange w:id="0">
          <w:tblGrid>
            <w:gridCol w:w="4316"/>
            <w:gridCol w:w="43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Parametr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Wartość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Ilość RAM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sdt>
              <w:sdtPr>
                <w:id w:val="-1349152398"/>
                <w:tag w:val="goog_rdk_1"/>
              </w:sdtPr>
              <w:sdtContent>
                <w:ins w:author="Paweł Pik" w:id="0" w:date="2026-02-02T13:14:09Z">
                  <w:r w:rsidDel="00000000" w:rsidR="00000000" w:rsidRPr="00000000">
                    <w:rPr>
                      <w:rtl w:val="0"/>
                    </w:rPr>
                    <w:t xml:space="preserve">8</w:t>
                  </w:r>
                </w:ins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Typ RAM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sdt>
              <w:sdtPr>
                <w:id w:val="-1046061024"/>
                <w:tag w:val="goog_rdk_3"/>
              </w:sdtPr>
              <w:sdtContent>
                <w:ins w:author="Paweł Pik" w:id="1" w:date="2026-02-02T13:14:13Z">
                  <w:r w:rsidDel="00000000" w:rsidR="00000000" w:rsidRPr="00000000">
                    <w:rPr>
                      <w:rtl w:val="0"/>
                    </w:rPr>
                    <w:t xml:space="preserve">ddr</w:t>
                  </w:r>
                </w:ins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Użycie RAM przed uruchomieniem programów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Użycie RAM po uruchomieniu programów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Pojemność i typ dysku (HDD/SSD)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agwek7">
    <w:name w:val="heading 7"/>
    <w:basedOn w:val="Normalny"/>
    <w:next w:val="Normalny"/>
    <w:link w:val="Nagwek7Znak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Nagwek8">
    <w:name w:val="heading 8"/>
    <w:basedOn w:val="Normalny"/>
    <w:next w:val="Normalny"/>
    <w:link w:val="Nagwek8Znak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omylnaczcionkaakapitu" w:default="1">
    <w:name w:val="Default Paragraph Font"/>
    <w:uiPriority w:val="1"/>
    <w:semiHidden w:val="1"/>
    <w:unhideWhenUsed w:val="1"/>
  </w:style>
  <w:style w:type="table" w:styleId="Standardowy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listy" w:default="1">
    <w:name w:val="No List"/>
    <w:uiPriority w:val="99"/>
    <w:semiHidden w:val="1"/>
    <w:unhideWhenUsed w:val="1"/>
  </w:style>
  <w:style w:type="paragraph" w:styleId="Nagwek">
    <w:name w:val="header"/>
    <w:basedOn w:val="Normalny"/>
    <w:link w:val="NagwekZnak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NagwekZnak" w:customStyle="1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StopkaZnak" w:customStyle="1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 w:val="1"/>
    <w:rsid w:val="00FC693F"/>
    <w:pPr>
      <w:spacing w:after="0" w:line="240" w:lineRule="auto"/>
    </w:pPr>
  </w:style>
  <w:style w:type="character" w:styleId="Nagwek1Znak" w:customStyle="1">
    <w:name w:val="Nagłówek 1 Znak"/>
    <w:basedOn w:val="Domylnaczcionkaakapitu"/>
    <w:link w:val="Nagwek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Nagwek2Znak" w:customStyle="1">
    <w:name w:val="Nagłówek 2 Znak"/>
    <w:basedOn w:val="Domylnaczcionkaakapitu"/>
    <w:link w:val="Nagwek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Nagwek3Znak" w:customStyle="1">
    <w:name w:val="Nagłówek 3 Znak"/>
    <w:basedOn w:val="Domylnaczcionkaakapitu"/>
    <w:link w:val="Nagwek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ytuZnak" w:customStyle="1">
    <w:name w:val="Tytuł Znak"/>
    <w:basedOn w:val="Domylnaczcionkaakapitu"/>
    <w:link w:val="Tytu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PodtytuZnak" w:customStyle="1">
    <w:name w:val="Podtytuł Znak"/>
    <w:basedOn w:val="Domylnaczcionkaakapitu"/>
    <w:link w:val="Podtytu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 w:val="1"/>
    <w:rsid w:val="00FC693F"/>
    <w:pPr>
      <w:ind w:left="720"/>
      <w:contextualSpacing w:val="1"/>
    </w:pPr>
  </w:style>
  <w:style w:type="paragraph" w:styleId="Tekstpodstawowy">
    <w:name w:val="Body Text"/>
    <w:basedOn w:val="Normalny"/>
    <w:link w:val="TekstpodstawowyZnak"/>
    <w:uiPriority w:val="99"/>
    <w:unhideWhenUsed w:val="1"/>
    <w:rsid w:val="00AA1D8D"/>
    <w:pPr>
      <w:spacing w:after="120"/>
    </w:pPr>
  </w:style>
  <w:style w:type="character" w:styleId="TekstpodstawowyZnak" w:customStyle="1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 w:val="1"/>
    <w:rsid w:val="00AA1D8D"/>
    <w:pPr>
      <w:spacing w:after="120" w:line="480" w:lineRule="auto"/>
    </w:pPr>
  </w:style>
  <w:style w:type="character" w:styleId="Tekstpodstawowy2Znak" w:customStyle="1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kstpodstawowy3Znak" w:customStyle="1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ny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ny"/>
    <w:uiPriority w:val="99"/>
    <w:unhideWhenUsed w:val="1"/>
    <w:rsid w:val="00326F90"/>
    <w:pPr>
      <w:ind w:left="1080" w:hanging="360"/>
      <w:contextualSpacing w:val="1"/>
    </w:pPr>
  </w:style>
  <w:style w:type="paragraph" w:styleId="Listapunktowana">
    <w:name w:val="List Bullet"/>
    <w:basedOn w:val="Normalny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punktowana2">
    <w:name w:val="List Bullet 2"/>
    <w:basedOn w:val="Normalny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punktowana3">
    <w:name w:val="List Bullet 3"/>
    <w:basedOn w:val="Normalny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numerowana">
    <w:name w:val="List Number"/>
    <w:basedOn w:val="Normalny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numerowana2">
    <w:name w:val="List Number 2"/>
    <w:basedOn w:val="Normalny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numerowana3">
    <w:name w:val="List Number 3"/>
    <w:basedOn w:val="Normalny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a-kontynuacja">
    <w:name w:val="List Continue"/>
    <w:basedOn w:val="Normalny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a-kontynuacja2">
    <w:name w:val="List Continue 2"/>
    <w:basedOn w:val="Normalny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a-kontynuacja3">
    <w:name w:val="List Continue 3"/>
    <w:basedOn w:val="Normalny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kstmakra">
    <w:name w:val="macro"/>
    <w:link w:val="TekstmakraZnak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kstmakraZnak" w:customStyle="1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 w:val="1"/>
    <w:rsid w:val="00FC693F"/>
    <w:rPr>
      <w:i w:val="1"/>
      <w:iCs w:val="1"/>
      <w:color w:val="000000" w:themeColor="text1"/>
    </w:rPr>
  </w:style>
  <w:style w:type="character" w:styleId="CytatZnak" w:customStyle="1">
    <w:name w:val="Cytat Znak"/>
    <w:basedOn w:val="Domylnaczcionkaakapitu"/>
    <w:link w:val="Cytat"/>
    <w:uiPriority w:val="29"/>
    <w:rsid w:val="00FC693F"/>
    <w:rPr>
      <w:i w:val="1"/>
      <w:iCs w:val="1"/>
      <w:color w:val="000000" w:themeColor="text1"/>
    </w:rPr>
  </w:style>
  <w:style w:type="character" w:styleId="Nagwek4Znak" w:customStyle="1">
    <w:name w:val="Nagłówek 4 Znak"/>
    <w:basedOn w:val="Domylnaczcionkaakapitu"/>
    <w:link w:val="Nagwek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Nagwek5Znak" w:customStyle="1">
    <w:name w:val="Nagłówek 5 Znak"/>
    <w:basedOn w:val="Domylnaczcionkaakapitu"/>
    <w:link w:val="Nagwek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Nagwek6Znak" w:customStyle="1">
    <w:name w:val="Nagłówek 6 Znak"/>
    <w:basedOn w:val="Domylnaczcionkaakapitu"/>
    <w:link w:val="Nagwek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Nagwek7Znak" w:customStyle="1">
    <w:name w:val="Nagłówek 7 Znak"/>
    <w:basedOn w:val="Domylnaczcionkaakapitu"/>
    <w:link w:val="Nagwek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Nagwek8Znak" w:customStyle="1">
    <w:name w:val="Nagłówek 8 Znak"/>
    <w:basedOn w:val="Domylnaczcionkaakapitu"/>
    <w:link w:val="Nagwek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Nagwek9Znak" w:customStyle="1">
    <w:name w:val="Nagłówek 9 Znak"/>
    <w:basedOn w:val="Domylnaczcionkaakapitu"/>
    <w:link w:val="Nagwek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Legenda">
    <w:name w:val="caption"/>
    <w:basedOn w:val="Normalny"/>
    <w:next w:val="Normalny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 w:val="1"/>
    <w:rsid w:val="00FC693F"/>
    <w:rPr>
      <w:b w:val="1"/>
      <w:bCs w:val="1"/>
    </w:rPr>
  </w:style>
  <w:style w:type="character" w:styleId="Uwydatnienie">
    <w:name w:val="Emphasis"/>
    <w:basedOn w:val="Domylnaczcionkaakapitu"/>
    <w:uiPriority w:val="20"/>
    <w:qFormat w:val="1"/>
    <w:rsid w:val="00FC693F"/>
    <w:rPr>
      <w:i w:val="1"/>
      <w:iCs w:val="1"/>
    </w:rPr>
  </w:style>
  <w:style w:type="paragraph" w:styleId="Cytatintensywny">
    <w:name w:val="Intense Quote"/>
    <w:basedOn w:val="Normalny"/>
    <w:next w:val="Normalny"/>
    <w:link w:val="CytatintensywnyZnak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ytatintensywnyZnak" w:customStyle="1">
    <w:name w:val="Cytat intensywny Znak"/>
    <w:basedOn w:val="Domylnaczcionkaakapitu"/>
    <w:link w:val="Cytatintensywny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Wyrnieniedelikatne">
    <w:name w:val="Subtle Emphasis"/>
    <w:basedOn w:val="Domylnaczcionkaakapitu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Wyrnienieintensywne">
    <w:name w:val="Intense Emphasis"/>
    <w:basedOn w:val="Domylnaczcionkaakapitu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Odwoaniedelikatne">
    <w:name w:val="Subtle Reference"/>
    <w:basedOn w:val="Domylnaczcionkaakapitu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Nagwekspisutreci">
    <w:name w:val="TOC Heading"/>
    <w:basedOn w:val="Nagwek1"/>
    <w:next w:val="Normalny"/>
    <w:uiPriority w:val="39"/>
    <w:semiHidden w:val="1"/>
    <w:unhideWhenUsed w:val="1"/>
    <w:qFormat w:val="1"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dwSymjLKsnJ+xg6rXiyG4lbB2Q==">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2026-02-02T12:40:00Z</dcterms:created>
  <dc:creator>python-docx</dc:creator>
</cp:coreProperties>
</file>